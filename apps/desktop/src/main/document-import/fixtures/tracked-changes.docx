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Alex Morgan · alex@example.com · (555) 010-2000</w:t>
      </w:r>
    </w:p>
    <w:p>
      <w:pPr>
        <w:pStyle w:val="Heading1"/>
      </w:pPr>
      <w:r>
        <w:t xml:space="preserve">Summary</w:t>
      </w:r>
    </w:p>
    <w:p>
      <w:ins w:id="1" w:author="Fixture">
        <w:r>
          <w:t>Product engineer focused on reliable local software.</w:t>
        </w:r>
      </w:ins>
      <w:del w:id="2" w:author="Fixture">
        <w:r>
          <w:delText>Old summary.</w:delText>
        </w:r>
      </w:del>
    </w:p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Senior Engineer — Acme</w:t>
      </w:r>
    </w:p>
    <w:p>
      <w:pPr>
        <w:pStyle w:val="ListParagraph"/>
        <w:numPr>
          <w:ilvl w:val="0"/>
          <w:numId w:val="1"/>
        </w:numPr>
      </w:pPr>
      <w:r>
        <w:t xml:space="preserve">Shipped secure document workflows.</w:t>
      </w:r>
    </w:p>
    <w:p>
      <w:pPr>
        <w:pStyle w:val="Heading1"/>
      </w:pPr>
      <w:r>
        <w:t xml:space="preserve">Education</w:t>
      </w:r>
    </w:p>
    <w:p>
      <w:r>
        <w:t xml:space="preserve">B.S. Computer Science</w:t>
      </w:r>
    </w:p>
    <w:p>
      <w:pPr>
        <w:pStyle w:val="Heading1"/>
      </w:pPr>
      <w:r>
        <w:t xml:space="preserve">Skills</w:t>
      </w:r>
    </w:p>
    <w:p>
      <w:r>
        <w:t xml:space="preserve">TypeScript, Electron, Python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